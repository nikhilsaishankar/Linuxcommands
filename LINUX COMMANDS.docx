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="240" w:lineRule="auto"/>
        <w:jc w:val="center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LINUX COMMANDS</w:t>
      </w:r>
    </w:p>
    <w:p w:rsidR="00000000" w:rsidDel="00000000" w:rsidP="00000000" w:rsidRDefault="00000000" w:rsidRPr="00000000" w14:paraId="00000002">
      <w:pPr>
        <w:spacing w:before="240" w:lineRule="auto"/>
        <w:rPr>
          <w:b w:val="1"/>
          <w:sz w:val="44"/>
          <w:szCs w:val="4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sz w:val="44"/>
          <w:szCs w:val="44"/>
          <w:rtl w:val="0"/>
        </w:rPr>
        <w:t xml:space="preserve">07/3/22</w:t>
      </w:r>
    </w:p>
    <w:p w:rsidR="00000000" w:rsidDel="00000000" w:rsidP="00000000" w:rsidRDefault="00000000" w:rsidRPr="00000000" w14:paraId="00000003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1)pwd:</w:t>
      </w:r>
      <w:r w:rsidDel="00000000" w:rsidR="00000000" w:rsidRPr="00000000">
        <w:rPr>
          <w:sz w:val="32"/>
          <w:szCs w:val="32"/>
          <w:rtl w:val="0"/>
        </w:rPr>
        <w:t xml:space="preserve"> It will show the path where u allotted</w:t>
      </w:r>
    </w:p>
    <w:p w:rsidR="00000000" w:rsidDel="00000000" w:rsidP="00000000" w:rsidRDefault="00000000" w:rsidRPr="00000000" w14:paraId="00000004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105801" cy="435614"/>
            <wp:effectExtent b="0" l="0" r="0" t="0"/>
            <wp:docPr id="5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801" cy="435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2) mkdir</w:t>
      </w:r>
      <w:r w:rsidDel="00000000" w:rsidR="00000000" w:rsidRPr="00000000">
        <w:rPr>
          <w:sz w:val="32"/>
          <w:szCs w:val="32"/>
          <w:rtl w:val="0"/>
        </w:rPr>
        <w:t xml:space="preserve">: It is used to create the new Directory</w:t>
      </w:r>
    </w:p>
    <w:p w:rsidR="00000000" w:rsidDel="00000000" w:rsidP="00000000" w:rsidRDefault="00000000" w:rsidRPr="00000000" w14:paraId="00000006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039877" cy="562390"/>
            <wp:effectExtent b="0" l="0" r="0" t="0"/>
            <wp:docPr id="6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877" cy="562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3)rmdir:</w:t>
      </w:r>
      <w:r w:rsidDel="00000000" w:rsidR="00000000" w:rsidRPr="00000000">
        <w:rPr>
          <w:sz w:val="32"/>
          <w:szCs w:val="32"/>
          <w:rtl w:val="0"/>
        </w:rPr>
        <w:t xml:space="preserve"> It is used to remove directory</w:t>
      </w:r>
    </w:p>
    <w:p w:rsidR="00000000" w:rsidDel="00000000" w:rsidP="00000000" w:rsidRDefault="00000000" w:rsidRPr="00000000" w14:paraId="00000008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552591" cy="440504"/>
            <wp:effectExtent b="0" l="0" r="0" t="0"/>
            <wp:docPr id="6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591" cy="440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4)ls:</w:t>
      </w:r>
      <w:r w:rsidDel="00000000" w:rsidR="00000000" w:rsidRPr="00000000">
        <w:rPr>
          <w:sz w:val="32"/>
          <w:szCs w:val="32"/>
          <w:rtl w:val="0"/>
        </w:rPr>
        <w:t xml:space="preserve"> It is used to show the list of files in particular directory</w:t>
      </w:r>
    </w:p>
    <w:p w:rsidR="00000000" w:rsidDel="00000000" w:rsidP="00000000" w:rsidRDefault="00000000" w:rsidRPr="00000000" w14:paraId="0000000A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4988120" cy="1176736"/>
            <wp:effectExtent b="0" l="0" r="0" t="0"/>
            <wp:docPr id="6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120" cy="117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5) cd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32"/>
          <w:szCs w:val="32"/>
          <w:rtl w:val="0"/>
        </w:rPr>
        <w:t xml:space="preserve">change Directory from one directory to another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049346" cy="506318"/>
            <wp:effectExtent b="0" l="0" r="0" t="0"/>
            <wp:docPr id="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9346" cy="50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6)touch:</w:t>
      </w:r>
      <w:r w:rsidDel="00000000" w:rsidR="00000000" w:rsidRPr="00000000">
        <w:rPr>
          <w:sz w:val="32"/>
          <w:szCs w:val="32"/>
          <w:rtl w:val="0"/>
        </w:rPr>
        <w:t xml:space="preserve"> It is used to create the empty file </w:t>
      </w:r>
    </w:p>
    <w:p w:rsidR="00000000" w:rsidDel="00000000" w:rsidP="00000000" w:rsidRDefault="00000000" w:rsidRPr="00000000" w14:paraId="0000000E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4934187" cy="995060"/>
            <wp:effectExtent b="0" l="0" r="0" t="0"/>
            <wp:docPr id="6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187" cy="99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7)cat:</w:t>
      </w:r>
      <w:r w:rsidDel="00000000" w:rsidR="00000000" w:rsidRPr="00000000">
        <w:rPr>
          <w:sz w:val="32"/>
          <w:szCs w:val="32"/>
          <w:rtl w:val="0"/>
        </w:rPr>
        <w:t xml:space="preserve"> It is used to display the particular file </w:t>
      </w:r>
    </w:p>
    <w:p w:rsidR="00000000" w:rsidDel="00000000" w:rsidP="00000000" w:rsidRDefault="00000000" w:rsidRPr="00000000" w14:paraId="00000012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198155" cy="407318"/>
            <wp:effectExtent b="0" l="0" r="0" t="0"/>
            <wp:docPr id="6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8155" cy="407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170886" cy="403188"/>
            <wp:effectExtent b="0" l="0" r="0" t="0"/>
            <wp:docPr id="7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0886" cy="40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8)rm:</w:t>
      </w:r>
      <w:r w:rsidDel="00000000" w:rsidR="00000000" w:rsidRPr="00000000">
        <w:rPr>
          <w:sz w:val="32"/>
          <w:szCs w:val="32"/>
          <w:rtl w:val="0"/>
        </w:rPr>
        <w:t xml:space="preserve"> It is used to remove the file</w:t>
      </w:r>
    </w:p>
    <w:p w:rsidR="00000000" w:rsidDel="00000000" w:rsidP="00000000" w:rsidRDefault="00000000" w:rsidRPr="00000000" w14:paraId="00000015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135964" cy="1349937"/>
            <wp:effectExtent b="0" l="0" r="0" t="0"/>
            <wp:docPr id="6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964" cy="134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9)cp</w:t>
      </w:r>
      <w:r w:rsidDel="00000000" w:rsidR="00000000" w:rsidRPr="00000000">
        <w:rPr>
          <w:sz w:val="32"/>
          <w:szCs w:val="32"/>
          <w:rtl w:val="0"/>
        </w:rPr>
        <w:t xml:space="preserve">: It is used to copy the file</w:t>
      </w:r>
    </w:p>
    <w:p w:rsidR="00000000" w:rsidDel="00000000" w:rsidP="00000000" w:rsidRDefault="00000000" w:rsidRPr="00000000" w14:paraId="00000017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553149" cy="1328107"/>
            <wp:effectExtent b="0" l="0" r="0" t="0"/>
            <wp:docPr id="7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149" cy="1328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10)mv:</w:t>
      </w:r>
      <w:r w:rsidDel="00000000" w:rsidR="00000000" w:rsidRPr="00000000">
        <w:rPr>
          <w:sz w:val="32"/>
          <w:szCs w:val="32"/>
          <w:rtl w:val="0"/>
        </w:rPr>
        <w:t xml:space="preserve"> It is used the move the file or directory</w:t>
      </w:r>
    </w:p>
    <w:p w:rsidR="00000000" w:rsidDel="00000000" w:rsidP="00000000" w:rsidRDefault="00000000" w:rsidRPr="00000000" w14:paraId="00000019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574451" cy="2561456"/>
            <wp:effectExtent b="0" l="0" r="0" t="0"/>
            <wp:docPr id="7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4451" cy="2561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11)rename command: </w:t>
      </w:r>
      <w:r w:rsidDel="00000000" w:rsidR="00000000" w:rsidRPr="00000000">
        <w:rPr>
          <w:sz w:val="32"/>
          <w:szCs w:val="32"/>
          <w:rtl w:val="0"/>
        </w:rPr>
        <w:t xml:space="preserve">It is used to rename the file</w:t>
      </w:r>
    </w:p>
    <w:p w:rsidR="00000000" w:rsidDel="00000000" w:rsidP="00000000" w:rsidRDefault="00000000" w:rsidRPr="00000000" w14:paraId="0000001C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365618" cy="1108845"/>
            <wp:effectExtent b="0" l="0" r="0" t="0"/>
            <wp:docPr id="7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5618" cy="1108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12)head:</w:t>
      </w:r>
      <w:r w:rsidDel="00000000" w:rsidR="00000000" w:rsidRPr="00000000">
        <w:rPr>
          <w:sz w:val="32"/>
          <w:szCs w:val="32"/>
          <w:rtl w:val="0"/>
        </w:rPr>
        <w:t xml:space="preserve"> It is used to display the first 10 lines in the file</w:t>
      </w:r>
    </w:p>
    <w:p w:rsidR="00000000" w:rsidDel="00000000" w:rsidP="00000000" w:rsidRDefault="00000000" w:rsidRPr="00000000" w14:paraId="0000001E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414098" cy="2230527"/>
            <wp:effectExtent b="0" l="0" r="0" t="0"/>
            <wp:docPr id="7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098" cy="223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13)tail</w:t>
      </w:r>
      <w:r w:rsidDel="00000000" w:rsidR="00000000" w:rsidRPr="00000000">
        <w:rPr>
          <w:sz w:val="32"/>
          <w:szCs w:val="32"/>
          <w:rtl w:val="0"/>
        </w:rPr>
        <w:t xml:space="preserve">: It is used to display the last lines in the file as same as head visversa.</w:t>
      </w:r>
    </w:p>
    <w:p w:rsidR="00000000" w:rsidDel="00000000" w:rsidP="00000000" w:rsidRDefault="00000000" w:rsidRPr="00000000" w14:paraId="00000020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5533108" cy="2122087"/>
            <wp:effectExtent b="0" l="0" r="0" t="0"/>
            <wp:docPr id="7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3108" cy="2122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14)tac command:</w:t>
      </w:r>
      <w:r w:rsidDel="00000000" w:rsidR="00000000" w:rsidRPr="00000000">
        <w:rPr>
          <w:sz w:val="32"/>
          <w:szCs w:val="32"/>
          <w:rtl w:val="0"/>
        </w:rPr>
        <w:t xml:space="preserve"> It is similar as cat it displays from last line to first</w:t>
      </w:r>
    </w:p>
    <w:p w:rsidR="00000000" w:rsidDel="00000000" w:rsidP="00000000" w:rsidRDefault="00000000" w:rsidRPr="00000000" w14:paraId="00000026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3574353" cy="3280470"/>
            <wp:effectExtent b="0" l="0" r="0" t="0"/>
            <wp:docPr id="7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353" cy="3280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15)more:</w:t>
      </w:r>
      <w:r w:rsidDel="00000000" w:rsidR="00000000" w:rsidRPr="00000000">
        <w:rPr>
          <w:sz w:val="32"/>
          <w:szCs w:val="32"/>
          <w:rtl w:val="0"/>
        </w:rPr>
        <w:t xml:space="preserve"> It work same as the cat once it contains the large file means it will be show at a time</w:t>
      </w:r>
    </w:p>
    <w:p w:rsidR="00000000" w:rsidDel="00000000" w:rsidP="00000000" w:rsidRDefault="00000000" w:rsidRPr="00000000" w14:paraId="00000028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4520718" cy="3279776"/>
            <wp:effectExtent b="0" l="0" r="0" t="0"/>
            <wp:docPr id="7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718" cy="3279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16)less:</w:t>
      </w:r>
      <w:r w:rsidDel="00000000" w:rsidR="00000000" w:rsidRPr="00000000">
        <w:rPr>
          <w:sz w:val="32"/>
          <w:szCs w:val="32"/>
          <w:rtl w:val="0"/>
        </w:rPr>
        <w:t xml:space="preserve"> It is display in another file directly</w:t>
      </w:r>
    </w:p>
    <w:p w:rsidR="00000000" w:rsidDel="00000000" w:rsidP="00000000" w:rsidRDefault="00000000" w:rsidRPr="00000000" w14:paraId="0000002E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4852031" cy="614313"/>
            <wp:effectExtent b="0" l="0" r="0" t="0"/>
            <wp:docPr id="8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031" cy="61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4616687" cy="5207268"/>
            <wp:effectExtent b="0" l="0" r="0" t="0"/>
            <wp:docPr id="8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5207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17)su command</w:t>
      </w:r>
      <w:r w:rsidDel="00000000" w:rsidR="00000000" w:rsidRPr="00000000">
        <w:rPr>
          <w:sz w:val="32"/>
          <w:szCs w:val="32"/>
          <w:rtl w:val="0"/>
        </w:rPr>
        <w:t xml:space="preserve">: It is provided the administration access to another user.</w:t>
      </w:r>
      <w:r w:rsidDel="00000000" w:rsidR="00000000" w:rsidRPr="00000000">
        <w:rPr/>
        <w:drawing>
          <wp:inline distB="0" distT="0" distL="0" distR="0">
            <wp:extent cx="5731200" cy="469900"/>
            <wp:effectExtent b="0" l="0" r="0" t="0"/>
            <wp:docPr id="8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18)id</w:t>
      </w:r>
      <w:r w:rsidDel="00000000" w:rsidR="00000000" w:rsidRPr="00000000">
        <w:rPr>
          <w:sz w:val="32"/>
          <w:szCs w:val="32"/>
          <w:rtl w:val="0"/>
        </w:rPr>
        <w:t xml:space="preserve">: It display the user ID and group ID</w:t>
      </w:r>
    </w:p>
    <w:p w:rsidR="00000000" w:rsidDel="00000000" w:rsidP="00000000" w:rsidRDefault="00000000" w:rsidRPr="00000000" w14:paraId="00000035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6223109" cy="622290"/>
            <wp:effectExtent b="0" l="0" r="0" t="0"/>
            <wp:docPr id="8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541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109" cy="622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19)useradd:</w:t>
      </w:r>
      <w:r w:rsidDel="00000000" w:rsidR="00000000" w:rsidRPr="00000000">
        <w:rPr>
          <w:sz w:val="32"/>
          <w:szCs w:val="32"/>
          <w:rtl w:val="0"/>
        </w:rPr>
        <w:t xml:space="preserve"> It is used add or remove </w:t>
      </w:r>
    </w:p>
    <w:p w:rsidR="00000000" w:rsidDel="00000000" w:rsidP="00000000" w:rsidRDefault="00000000" w:rsidRPr="00000000" w14:paraId="00000037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6331843" cy="842566"/>
            <wp:effectExtent b="0" l="0" r="0" t="0"/>
            <wp:docPr id="5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1843" cy="842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8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20)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212529"/>
          <w:sz w:val="32"/>
          <w:szCs w:val="32"/>
          <w:u w:val="none"/>
          <w:shd w:fill="auto" w:val="clear"/>
          <w:vertAlign w:val="baseline"/>
          <w:rtl w:val="0"/>
        </w:rPr>
        <w:t xml:space="preserve">passwd Command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32"/>
          <w:szCs w:val="32"/>
          <w:u w:val="none"/>
          <w:shd w:fill="auto" w:val="clear"/>
          <w:vertAlign w:val="baseline"/>
          <w:rtl w:val="0"/>
        </w:rPr>
        <w:t xml:space="preserve">: The passwd command is used to update the </w:t>
      </w: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212529"/>
          <w:sz w:val="32"/>
          <w:szCs w:val="32"/>
          <w:u w:val="none"/>
          <w:shd w:fill="auto" w:val="clear"/>
          <w:vertAlign w:val="baseline"/>
          <w:rtl w:val="0"/>
        </w:rPr>
        <w:t xml:space="preserve">passwd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40" w:lineRule="auto"/>
        <w:rPr/>
      </w:pPr>
      <w:r w:rsidDel="00000000" w:rsidR="00000000" w:rsidRPr="00000000">
        <w:rPr/>
        <w:drawing>
          <wp:inline distB="0" distT="0" distL="0" distR="0">
            <wp:extent cx="6224416" cy="1395303"/>
            <wp:effectExtent b="0" l="0" r="0" t="0"/>
            <wp:docPr id="5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416" cy="1395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21)groupadd Command:</w:t>
      </w:r>
      <w:r w:rsidDel="00000000" w:rsidR="00000000" w:rsidRPr="00000000">
        <w:rPr>
          <w:sz w:val="32"/>
          <w:szCs w:val="32"/>
          <w:rtl w:val="0"/>
        </w:rPr>
        <w:t xml:space="preserve"> It is used to create a user group</w:t>
      </w:r>
    </w:p>
    <w:p w:rsidR="00000000" w:rsidDel="00000000" w:rsidP="00000000" w:rsidRDefault="00000000" w:rsidRPr="00000000" w14:paraId="0000003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5875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22)cat Command</w:t>
      </w:r>
    </w:p>
    <w:p w:rsidR="00000000" w:rsidDel="00000000" w:rsidP="00000000" w:rsidRDefault="00000000" w:rsidRPr="00000000" w14:paraId="0000004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The cat command is used to filter according cat or tac </w:t>
      </w:r>
    </w:p>
    <w:p w:rsidR="00000000" w:rsidDel="00000000" w:rsidP="00000000" w:rsidRDefault="00000000" w:rsidRPr="00000000" w14:paraId="0000004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95900" cy="4143375"/>
            <wp:effectExtent b="0" l="0" r="0" t="0"/>
            <wp:docPr id="6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23)cut command:</w:t>
      </w:r>
      <w:r w:rsidDel="00000000" w:rsidR="00000000" w:rsidRPr="00000000">
        <w:rPr>
          <w:sz w:val="32"/>
          <w:szCs w:val="32"/>
          <w:rtl w:val="0"/>
        </w:rPr>
        <w:t xml:space="preserve"> It is used to display your file according to the rows it will display whatever you assign it to.</w:t>
      </w:r>
    </w:p>
    <w:p w:rsidR="00000000" w:rsidDel="00000000" w:rsidP="00000000" w:rsidRDefault="00000000" w:rsidRPr="00000000" w14:paraId="00000048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291013" cy="2371725"/>
            <wp:effectExtent b="0" l="0" r="0" t="0"/>
            <wp:docPr id="5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667250" cy="2619375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24)grep:</w:t>
      </w:r>
      <w:r w:rsidDel="00000000" w:rsidR="00000000" w:rsidRPr="00000000">
        <w:rPr>
          <w:sz w:val="32"/>
          <w:szCs w:val="32"/>
          <w:rtl w:val="0"/>
        </w:rPr>
        <w:t xml:space="preserve"> It is used to find the content of the file</w:t>
      </w:r>
    </w:p>
    <w:p w:rsidR="00000000" w:rsidDel="00000000" w:rsidP="00000000" w:rsidRDefault="00000000" w:rsidRPr="00000000" w14:paraId="0000004C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29175" cy="676275"/>
            <wp:effectExtent b="0" l="0" r="0" t="0"/>
            <wp:docPr id="8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25)comm command </w:t>
      </w:r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The </w:t>
      </w:r>
      <w:hyperlink r:id="rId33">
        <w:r w:rsidDel="00000000" w:rsidR="00000000" w:rsidRPr="00000000">
          <w:rPr>
            <w:rFonts w:ascii="Roboto" w:cs="Roboto" w:eastAsia="Roboto" w:hAnsi="Roboto"/>
            <w:b w:val="1"/>
            <w:color w:val="0f6fc5"/>
            <w:highlight w:val="white"/>
            <w:rtl w:val="0"/>
          </w:rPr>
          <w:t xml:space="preserve">'comm'</w:t>
        </w:r>
      </w:hyperlink>
      <w:r w:rsidDel="00000000" w:rsidR="00000000" w:rsidRPr="00000000">
        <w:rPr>
          <w:rFonts w:ascii="Roboto" w:cs="Roboto" w:eastAsia="Roboto" w:hAnsi="Roboto"/>
          <w:b w:val="1"/>
          <w:color w:val="212529"/>
          <w:highlight w:val="white"/>
          <w:rtl w:val="0"/>
        </w:rPr>
        <w:t xml:space="preserve"> command is used to compare two files or streams. By default, it displays three columns, first displays non-matching items of the first file, second indicates the non-matching item of the second file, and the third column displays the matching items of both files.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376738" cy="3147597"/>
            <wp:effectExtent b="0" l="0" r="0" t="0"/>
            <wp:docPr id="5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14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26)sed command:</w:t>
      </w:r>
      <w:r w:rsidDel="00000000" w:rsidR="00000000" w:rsidRPr="00000000">
        <w:rPr>
          <w:sz w:val="32"/>
          <w:szCs w:val="32"/>
          <w:rtl w:val="0"/>
        </w:rPr>
        <w:t xml:space="preserve"> It assign old file into the new file</w:t>
      </w:r>
    </w:p>
    <w:p w:rsidR="00000000" w:rsidDel="00000000" w:rsidP="00000000" w:rsidRDefault="00000000" w:rsidRPr="00000000" w14:paraId="00000050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57850" cy="1457325"/>
            <wp:effectExtent b="0" l="0" r="0" t="0"/>
            <wp:docPr id="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27)tee command:</w:t>
      </w:r>
      <w:r w:rsidDel="00000000" w:rsidR="00000000" w:rsidRPr="00000000">
        <w:rPr>
          <w:sz w:val="32"/>
          <w:szCs w:val="32"/>
          <w:rtl w:val="0"/>
        </w:rPr>
        <w:t xml:space="preserve"> It assign like similar as cat file at a time</w:t>
      </w:r>
    </w:p>
    <w:p w:rsidR="00000000" w:rsidDel="00000000" w:rsidP="00000000" w:rsidRDefault="00000000" w:rsidRPr="00000000" w14:paraId="00000052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48325" cy="3057525"/>
            <wp:effectExtent b="0" l="0" r="0" t="0"/>
            <wp:docPr id="8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28)tr command:</w:t>
      </w:r>
      <w:r w:rsidDel="00000000" w:rsidR="00000000" w:rsidRPr="00000000">
        <w:rPr>
          <w:sz w:val="32"/>
          <w:szCs w:val="32"/>
          <w:rtl w:val="0"/>
        </w:rPr>
        <w:t xml:space="preserve"> It is used to translate the particular text lower case to upper case</w:t>
      </w:r>
    </w:p>
    <w:p w:rsidR="00000000" w:rsidDel="00000000" w:rsidP="00000000" w:rsidRDefault="00000000" w:rsidRPr="00000000" w14:paraId="0000005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610225" cy="2705100"/>
            <wp:effectExtent b="0" l="0" r="0" t="0"/>
            <wp:docPr id="3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29)uniq command: </w:t>
      </w:r>
      <w:r w:rsidDel="00000000" w:rsidR="00000000" w:rsidRPr="00000000">
        <w:rPr>
          <w:sz w:val="32"/>
          <w:szCs w:val="32"/>
          <w:rtl w:val="0"/>
        </w:rPr>
        <w:t xml:space="preserve">It will used to perform the sorted list occur only once</w:t>
      </w:r>
    </w:p>
    <w:p w:rsidR="00000000" w:rsidDel="00000000" w:rsidP="00000000" w:rsidRDefault="00000000" w:rsidRPr="00000000" w14:paraId="00000057">
      <w:pPr>
        <w:spacing w:before="240" w:lin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38588" cy="2127470"/>
            <wp:effectExtent b="0" l="0" r="0" t="0"/>
            <wp:docPr id="4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127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30)wc command:</w:t>
      </w:r>
      <w:r w:rsidDel="00000000" w:rsidR="00000000" w:rsidRPr="00000000">
        <w:rPr>
          <w:sz w:val="32"/>
          <w:szCs w:val="32"/>
          <w:rtl w:val="0"/>
        </w:rPr>
        <w:t xml:space="preserve"> It is used to count the words of the character</w:t>
      </w:r>
    </w:p>
    <w:p w:rsidR="00000000" w:rsidDel="00000000" w:rsidP="00000000" w:rsidRDefault="00000000" w:rsidRPr="00000000" w14:paraId="00000059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90975" cy="428625"/>
            <wp:effectExtent b="0" l="0" r="0" t="0"/>
            <wp:docPr id="8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31)od command:</w:t>
      </w:r>
      <w:r w:rsidDel="00000000" w:rsidR="00000000" w:rsidRPr="00000000">
        <w:rPr>
          <w:sz w:val="32"/>
          <w:szCs w:val="32"/>
          <w:rtl w:val="0"/>
        </w:rPr>
        <w:t xml:space="preserve"> it is used to content of a file in different such as octal, ascii character</w:t>
      </w:r>
    </w:p>
    <w:p w:rsidR="00000000" w:rsidDel="00000000" w:rsidP="00000000" w:rsidRDefault="00000000" w:rsidRPr="00000000" w14:paraId="0000005C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20997" cy="3402013"/>
            <wp:effectExtent b="0" l="0" r="0" t="0"/>
            <wp:docPr id="7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0997" cy="340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32)sort command:</w:t>
      </w:r>
      <w:r w:rsidDel="00000000" w:rsidR="00000000" w:rsidRPr="00000000">
        <w:rPr>
          <w:sz w:val="32"/>
          <w:szCs w:val="32"/>
          <w:rtl w:val="0"/>
        </w:rPr>
        <w:t xml:space="preserve"> it is used in alphabetical order.</w:t>
      </w:r>
    </w:p>
    <w:p w:rsidR="00000000" w:rsidDel="00000000" w:rsidP="00000000" w:rsidRDefault="00000000" w:rsidRPr="00000000" w14:paraId="00000060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91075" cy="2533650"/>
            <wp:effectExtent b="0" l="0" r="0" t="0"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33)gzip command</w:t>
      </w:r>
      <w:r w:rsidDel="00000000" w:rsidR="00000000" w:rsidRPr="00000000">
        <w:rPr>
          <w:sz w:val="32"/>
          <w:szCs w:val="32"/>
          <w:rtl w:val="0"/>
        </w:rPr>
        <w:t xml:space="preserve"> : It is used to gzip the file</w:t>
      </w:r>
    </w:p>
    <w:p w:rsidR="00000000" w:rsidDel="00000000" w:rsidP="00000000" w:rsidRDefault="00000000" w:rsidRPr="00000000" w14:paraId="00000062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28800"/>
            <wp:effectExtent b="0" l="0" r="0" t="0"/>
            <wp:docPr id="5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34)gunzip:</w:t>
      </w:r>
      <w:r w:rsidDel="00000000" w:rsidR="00000000" w:rsidRPr="00000000">
        <w:rPr>
          <w:sz w:val="32"/>
          <w:szCs w:val="32"/>
          <w:rtl w:val="0"/>
        </w:rPr>
        <w:t xml:space="preserve"> It is used to gunzip the file</w:t>
      </w:r>
    </w:p>
    <w:p w:rsidR="00000000" w:rsidDel="00000000" w:rsidP="00000000" w:rsidRDefault="00000000" w:rsidRPr="00000000" w14:paraId="0000006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28800"/>
            <wp:effectExtent b="0" l="0" r="0" t="0"/>
            <wp:docPr id="5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35)find: </w:t>
      </w:r>
      <w:r w:rsidDel="00000000" w:rsidR="00000000" w:rsidRPr="00000000">
        <w:rPr>
          <w:sz w:val="32"/>
          <w:szCs w:val="32"/>
          <w:rtl w:val="0"/>
        </w:rPr>
        <w:t xml:space="preserve">It is used to find the particular files</w:t>
      </w:r>
    </w:p>
    <w:p w:rsidR="00000000" w:rsidDel="00000000" w:rsidP="00000000" w:rsidRDefault="00000000" w:rsidRPr="00000000" w14:paraId="00000067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705350" cy="857250"/>
            <wp:effectExtent b="0" l="0" r="0" t="0"/>
            <wp:docPr id="6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36)locate</w:t>
      </w:r>
      <w:r w:rsidDel="00000000" w:rsidR="00000000" w:rsidRPr="00000000">
        <w:rPr>
          <w:sz w:val="32"/>
          <w:szCs w:val="32"/>
          <w:rtl w:val="0"/>
        </w:rPr>
        <w:t xml:space="preserve">:It is used to search a file by file</w:t>
      </w:r>
    </w:p>
    <w:p w:rsidR="00000000" w:rsidDel="00000000" w:rsidP="00000000" w:rsidRDefault="00000000" w:rsidRPr="00000000" w14:paraId="00000069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86325" cy="1323975"/>
            <wp:effectExtent b="0" l="0" r="0" t="0"/>
            <wp:docPr id="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37)data:</w:t>
      </w:r>
      <w:r w:rsidDel="00000000" w:rsidR="00000000" w:rsidRPr="00000000">
        <w:rPr>
          <w:sz w:val="32"/>
          <w:szCs w:val="32"/>
          <w:rtl w:val="0"/>
        </w:rPr>
        <w:t xml:space="preserve"> It is used to display the data and time</w:t>
      </w:r>
    </w:p>
    <w:p w:rsidR="00000000" w:rsidDel="00000000" w:rsidP="00000000" w:rsidRDefault="00000000" w:rsidRPr="00000000" w14:paraId="0000006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826000" cy="754063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5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38)cal : </w:t>
      </w:r>
      <w:r w:rsidDel="00000000" w:rsidR="00000000" w:rsidRPr="00000000">
        <w:rPr>
          <w:sz w:val="32"/>
          <w:szCs w:val="32"/>
          <w:rtl w:val="0"/>
        </w:rPr>
        <w:t xml:space="preserve">It is used to display the calculator</w:t>
      </w:r>
    </w:p>
    <w:p w:rsidR="00000000" w:rsidDel="00000000" w:rsidP="00000000" w:rsidRDefault="00000000" w:rsidRPr="00000000" w14:paraId="0000007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67363" cy="2838571"/>
            <wp:effectExtent b="0" l="0" r="0" t="0"/>
            <wp:docPr id="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83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39)sleep: </w:t>
      </w:r>
      <w:r w:rsidDel="00000000" w:rsidR="00000000" w:rsidRPr="00000000">
        <w:rPr>
          <w:sz w:val="32"/>
          <w:szCs w:val="32"/>
          <w:rtl w:val="0"/>
        </w:rPr>
        <w:t xml:space="preserve">It is used to keep the system according to sec</w:t>
      </w:r>
    </w:p>
    <w:p w:rsidR="00000000" w:rsidDel="00000000" w:rsidP="00000000" w:rsidRDefault="00000000" w:rsidRPr="00000000" w14:paraId="0000007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410075" cy="285750"/>
            <wp:effectExtent b="0" l="0" r="0" t="0"/>
            <wp:docPr id="7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40)time: It is used to time to execute a command</w:t>
      </w:r>
    </w:p>
    <w:p w:rsidR="00000000" w:rsidDel="00000000" w:rsidP="00000000" w:rsidRDefault="00000000" w:rsidRPr="00000000" w14:paraId="00000076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500688" cy="1706096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706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41)zcat : It is used to compressed the file.display the gzip file</w:t>
      </w:r>
    </w:p>
    <w:p w:rsidR="00000000" w:rsidDel="00000000" w:rsidP="00000000" w:rsidRDefault="00000000" w:rsidRPr="00000000" w14:paraId="00000078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81525" cy="2124075"/>
            <wp:effectExtent b="0" l="0" r="0" t="0"/>
            <wp:docPr id="6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42)df:</w:t>
      </w:r>
      <w:r w:rsidDel="00000000" w:rsidR="00000000" w:rsidRPr="00000000">
        <w:rPr>
          <w:sz w:val="32"/>
          <w:szCs w:val="32"/>
          <w:rtl w:val="0"/>
        </w:rPr>
        <w:t xml:space="preserve"> Display the disk space</w:t>
      </w:r>
    </w:p>
    <w:p w:rsidR="00000000" w:rsidDel="00000000" w:rsidP="00000000" w:rsidRDefault="00000000" w:rsidRPr="00000000" w14:paraId="0000007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4648200"/>
            <wp:effectExtent b="0" l="0" r="0" t="0"/>
            <wp:docPr id="4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43)mount: </w:t>
      </w:r>
      <w:r w:rsidDel="00000000" w:rsidR="00000000" w:rsidRPr="00000000">
        <w:rPr>
          <w:sz w:val="32"/>
          <w:szCs w:val="32"/>
          <w:rtl w:val="0"/>
        </w:rPr>
        <w:t xml:space="preserve">It is used to connect the external device</w:t>
      </w:r>
    </w:p>
    <w:p w:rsidR="00000000" w:rsidDel="00000000" w:rsidP="00000000" w:rsidRDefault="00000000" w:rsidRPr="00000000" w14:paraId="0000007E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35280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44)exit:</w:t>
      </w:r>
      <w:r w:rsidDel="00000000" w:rsidR="00000000" w:rsidRPr="00000000">
        <w:rPr>
          <w:sz w:val="32"/>
          <w:szCs w:val="32"/>
          <w:rtl w:val="0"/>
        </w:rPr>
        <w:t xml:space="preserve"> It is used to exit from the terminal</w:t>
      </w:r>
    </w:p>
    <w:p w:rsidR="00000000" w:rsidDel="00000000" w:rsidP="00000000" w:rsidRDefault="00000000" w:rsidRPr="00000000" w14:paraId="00000082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76625" cy="438150"/>
            <wp:effectExtent b="0" l="0" r="0" t="0"/>
            <wp:docPr id="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45)clear:</w:t>
      </w:r>
      <w:r w:rsidDel="00000000" w:rsidR="00000000" w:rsidRPr="00000000">
        <w:rPr>
          <w:sz w:val="32"/>
          <w:szCs w:val="32"/>
          <w:rtl w:val="0"/>
        </w:rPr>
        <w:t xml:space="preserve"> It is used to clear from the previous commands</w:t>
      </w:r>
    </w:p>
    <w:p w:rsidR="00000000" w:rsidDel="00000000" w:rsidP="00000000" w:rsidRDefault="00000000" w:rsidRPr="00000000" w14:paraId="0000008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590925" cy="466725"/>
            <wp:effectExtent b="0" l="0" r="0" t="0"/>
            <wp:docPr id="5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46)ip:</w:t>
      </w:r>
      <w:r w:rsidDel="00000000" w:rsidR="00000000" w:rsidRPr="00000000">
        <w:rPr>
          <w:sz w:val="32"/>
          <w:szCs w:val="32"/>
          <w:rtl w:val="0"/>
        </w:rPr>
        <w:t xml:space="preserve"> Linux ip command is an updated version of the ipconfig command</w:t>
      </w:r>
    </w:p>
    <w:p w:rsidR="00000000" w:rsidDel="00000000" w:rsidP="00000000" w:rsidRDefault="00000000" w:rsidRPr="00000000" w14:paraId="00000088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959100"/>
            <wp:effectExtent b="0" l="0" r="0" t="0"/>
            <wp:docPr id="5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47)ssh:It is used to connect the instance to the server</w:t>
      </w:r>
    </w:p>
    <w:p w:rsidR="00000000" w:rsidDel="00000000" w:rsidP="00000000" w:rsidRDefault="00000000" w:rsidRPr="00000000" w14:paraId="0000008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ssh -i “nikhil_aws_example.pem” ec2-user@ec2-3-134-109-63.us-east-2.compute.amazonaws.com</w:t>
      </w:r>
    </w:p>
    <w:p w:rsidR="00000000" w:rsidDel="00000000" w:rsidP="00000000" w:rsidRDefault="00000000" w:rsidRPr="00000000" w14:paraId="0000008E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48)mail:</w:t>
      </w:r>
      <w:r w:rsidDel="00000000" w:rsidR="00000000" w:rsidRPr="00000000">
        <w:rPr>
          <w:sz w:val="32"/>
          <w:szCs w:val="32"/>
          <w:rtl w:val="0"/>
        </w:rPr>
        <w:t xml:space="preserve">It is used to send emails from command line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mail -s "Subject" &lt;recipient address&gt;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49)ping: </w:t>
      </w:r>
      <w:r w:rsidDel="00000000" w:rsidR="00000000" w:rsidRPr="00000000">
        <w:rPr>
          <w:sz w:val="32"/>
          <w:szCs w:val="32"/>
          <w:rtl w:val="0"/>
        </w:rPr>
        <w:t xml:space="preserve">It is used to connectivity between two nodes</w:t>
      </w:r>
    </w:p>
    <w:p w:rsidR="00000000" w:rsidDel="00000000" w:rsidP="00000000" w:rsidRDefault="00000000" w:rsidRPr="00000000" w14:paraId="00000092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616200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50)host: </w:t>
      </w:r>
      <w:r w:rsidDel="00000000" w:rsidR="00000000" w:rsidRPr="00000000">
        <w:rPr>
          <w:sz w:val="32"/>
          <w:szCs w:val="32"/>
          <w:rtl w:val="0"/>
        </w:rPr>
        <w:t xml:space="preserve">It is used to display the ip address of  given domain name</w:t>
      </w:r>
    </w:p>
    <w:p w:rsidR="00000000" w:rsidDel="00000000" w:rsidP="00000000" w:rsidRDefault="00000000" w:rsidRPr="00000000" w14:paraId="00000095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257800" cy="1257300"/>
            <wp:effectExtent b="0" l="0" r="0" t="0"/>
            <wp:docPr id="3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96">
          <w:pPr>
            <w:spacing w:before="240" w:lineRule="auto"/>
            <w:rPr>
              <w:ins w:author="Kesavan Mariappan" w:id="0" w:date="2022-03-10T03:35:21Z"/>
              <w:sz w:val="32"/>
              <w:szCs w:val="32"/>
            </w:rPr>
          </w:pPr>
          <w:sdt>
            <w:sdtPr>
              <w:tag w:val="goog_rdk_1"/>
            </w:sdtPr>
            <w:sdtContent>
              <w:ins w:author="Kesavan Mariappan" w:id="0" w:date="2022-03-10T03:35:2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97">
      <w:pPr>
        <w:spacing w:before="240" w:lineRule="auto"/>
        <w:rPr>
          <w:sz w:val="32"/>
          <w:szCs w:val="32"/>
        </w:rPr>
      </w:pPr>
      <w:sdt>
        <w:sdtPr>
          <w:tag w:val="goog_rdk_3"/>
        </w:sdtPr>
        <w:sdtContent>
          <w:ins w:author="Kesavan Mariappan" w:id="0" w:date="2022-03-10T03:35:21Z">
            <w:r w:rsidDel="00000000" w:rsidR="00000000" w:rsidRPr="00000000">
              <w:rPr>
                <w:sz w:val="32"/>
                <w:szCs w:val="32"/>
                <w:rtl w:val="0"/>
              </w:rPr>
              <w:t xml:space="preserve">MAR - 09</w:t>
            </w:r>
          </w:ins>
        </w:sdtContent>
      </w:sdt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sz w:val="30"/>
          <w:szCs w:val="30"/>
          <w:highlight w:val="cyan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highlight w:val="cyan"/>
          <w:rtl w:val="0"/>
        </w:rPr>
        <w:t xml:space="preserve">create 2 empty file with these name sample1.txt and sample.txt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sz w:val="30"/>
          <w:szCs w:val="30"/>
          <w:highlight w:val="cyan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highlight w:val="cyan"/>
          <w:rtl w:val="0"/>
        </w:rPr>
        <w:t xml:space="preserve">To Store "Hello world" in a file with echo command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sz w:val="30"/>
          <w:szCs w:val="30"/>
          <w:highlight w:val="cyan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highlight w:val="cyan"/>
          <w:rtl w:val="0"/>
        </w:rPr>
        <w:t xml:space="preserve">compare 2 files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sz w:val="30"/>
          <w:szCs w:val="30"/>
          <w:highlight w:val="cyan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highlight w:val="cyan"/>
          <w:rtl w:val="0"/>
        </w:rPr>
        <w:t xml:space="preserve">Scp a file into a server</w:t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spacing w:after="0" w:line="276" w:lineRule="auto"/>
        <w:ind w:left="720" w:hanging="360"/>
        <w:rPr>
          <w:rFonts w:ascii="Arial" w:cs="Arial" w:eastAsia="Arial" w:hAnsi="Arial"/>
          <w:sz w:val="30"/>
          <w:szCs w:val="30"/>
          <w:highlight w:val="cyan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highlight w:val="cyan"/>
          <w:rtl w:val="0"/>
        </w:rPr>
        <w:t xml:space="preserve">Ssh into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1)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28800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2)</w:t>
      </w:r>
    </w:p>
    <w:p w:rsidR="00000000" w:rsidDel="00000000" w:rsidP="00000000" w:rsidRDefault="00000000" w:rsidRPr="00000000" w14:paraId="0000009F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27000"/>
            <wp:effectExtent b="0" l="0" r="0" t="0"/>
            <wp:docPr id="8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3)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57775" cy="363855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4)</w:t>
      </w:r>
    </w:p>
    <w:sdt>
      <w:sdtPr>
        <w:tag w:val="goog_rdk_5"/>
      </w:sdtPr>
      <w:sdtContent>
        <w:p w:rsidR="00000000" w:rsidDel="00000000" w:rsidP="00000000" w:rsidRDefault="00000000" w:rsidRPr="00000000" w14:paraId="000000A3">
          <w:pPr>
            <w:spacing w:before="240" w:lineRule="auto"/>
            <w:rPr>
              <w:ins w:author="Kesavan Mariappan" w:id="1" w:date="2022-03-08T12:16:50Z"/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scp&lt;filename&gt;user@&lt;servername&gt;&lt;location&gt;&lt;ip&gt;&lt;serverfilelocation&gt;(where you store)</w:t>
          </w:r>
          <w:sdt>
            <w:sdtPr>
              <w:tag w:val="goog_rdk_4"/>
            </w:sdtPr>
            <w:sdtContent>
              <w:ins w:author="Kesavan Mariappan" w:id="1" w:date="2022-03-08T12:16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"/>
      </w:sdtPr>
      <w:sdtContent>
        <w:p w:rsidR="00000000" w:rsidDel="00000000" w:rsidP="00000000" w:rsidRDefault="00000000" w:rsidRPr="00000000" w14:paraId="000000A4">
          <w:pPr>
            <w:spacing w:before="240" w:lineRule="auto"/>
            <w:rPr>
              <w:ins w:author="Kesavan Mariappan" w:id="1" w:date="2022-03-08T12:16:50Z"/>
              <w:sz w:val="32"/>
              <w:szCs w:val="32"/>
            </w:rPr>
          </w:pPr>
          <w:sdt>
            <w:sdtPr>
              <w:tag w:val="goog_rdk_6"/>
            </w:sdtPr>
            <w:sdtContent>
              <w:ins w:author="Kesavan Mariappan" w:id="1" w:date="2022-03-08T12:16:50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10.0.0.0</w:t>
                </w:r>
              </w:ins>
            </w:sdtContent>
          </w:sdt>
        </w:p>
      </w:sdtContent>
    </w:sdt>
    <w:sdt>
      <w:sdtPr>
        <w:tag w:val="goog_rdk_9"/>
      </w:sdtPr>
      <w:sdtContent>
        <w:p w:rsidR="00000000" w:rsidDel="00000000" w:rsidP="00000000" w:rsidRDefault="00000000" w:rsidRPr="00000000" w14:paraId="000000A5">
          <w:pPr>
            <w:spacing w:before="240" w:lineRule="auto"/>
            <w:rPr>
              <w:ins w:author="Kesavan Mariappan" w:id="1" w:date="2022-03-08T12:16:50Z"/>
              <w:sz w:val="32"/>
              <w:szCs w:val="32"/>
            </w:rPr>
          </w:pPr>
          <w:sdt>
            <w:sdtPr>
              <w:tag w:val="goog_rdk_8"/>
            </w:sdtPr>
            <w:sdtContent>
              <w:ins w:author="Kesavan Mariappan" w:id="1" w:date="2022-03-08T12:16:50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admin</w:t>
                </w:r>
              </w:ins>
            </w:sdtContent>
          </w:sdt>
        </w:p>
      </w:sdtContent>
    </w:sdt>
    <w:sdt>
      <w:sdtPr>
        <w:tag w:val="goog_rdk_11"/>
      </w:sdtPr>
      <w:sdtContent>
        <w:p w:rsidR="00000000" w:rsidDel="00000000" w:rsidP="00000000" w:rsidRDefault="00000000" w:rsidRPr="00000000" w14:paraId="000000A6">
          <w:pPr>
            <w:spacing w:before="240" w:lineRule="auto"/>
            <w:rPr>
              <w:ins w:author="Kesavan Mariappan" w:id="1" w:date="2022-03-08T12:16:50Z"/>
              <w:sz w:val="32"/>
              <w:szCs w:val="32"/>
            </w:rPr>
          </w:pPr>
          <w:sdt>
            <w:sdtPr>
              <w:tag w:val="goog_rdk_10"/>
            </w:sdtPr>
            <w:sdtContent>
              <w:ins w:author="Kesavan Mariappan" w:id="1" w:date="2022-03-08T12:16:50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test.txt</w:t>
                </w:r>
              </w:ins>
            </w:sdtContent>
          </w:sdt>
        </w:p>
      </w:sdtContent>
    </w:sdt>
    <w:sdt>
      <w:sdtPr>
        <w:tag w:val="goog_rdk_13"/>
      </w:sdtPr>
      <w:sdtContent>
        <w:p w:rsidR="00000000" w:rsidDel="00000000" w:rsidP="00000000" w:rsidRDefault="00000000" w:rsidRPr="00000000" w14:paraId="000000A7">
          <w:pPr>
            <w:spacing w:before="240" w:lineRule="auto"/>
            <w:rPr>
              <w:ins w:author="Kesavan Mariappan" w:id="1" w:date="2022-03-08T12:16:50Z"/>
              <w:sz w:val="32"/>
              <w:szCs w:val="32"/>
            </w:rPr>
          </w:pPr>
          <w:sdt>
            <w:sdtPr>
              <w:tag w:val="goog_rdk_12"/>
            </w:sdtPr>
            <w:sdtContent>
              <w:ins w:author="Kesavan Mariappan" w:id="1" w:date="2022-03-08T12:16:50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&gt;&gt;scp test.txt admin@amazon.com-ws-east</w:t>
                </w:r>
              </w:ins>
            </w:sdtContent>
          </w:sdt>
        </w:p>
      </w:sdtContent>
    </w:sdt>
    <w:sdt>
      <w:sdtPr>
        <w:tag w:val="goog_rdk_15"/>
      </w:sdtPr>
      <w:sdtContent>
        <w:p w:rsidR="00000000" w:rsidDel="00000000" w:rsidP="00000000" w:rsidRDefault="00000000" w:rsidRPr="00000000" w14:paraId="000000A8">
          <w:pPr>
            <w:spacing w:before="240" w:lineRule="auto"/>
            <w:rPr>
              <w:ins w:author="Kesavan Mariappan" w:id="1" w:date="2022-03-08T12:16:50Z"/>
              <w:sz w:val="32"/>
              <w:szCs w:val="32"/>
            </w:rPr>
          </w:pPr>
          <w:sdt>
            <w:sdtPr>
              <w:tag w:val="goog_rdk_14"/>
            </w:sdtPr>
            <w:sdtContent>
              <w:ins w:author="Kesavan Mariappan" w:id="1" w:date="2022-03-08T12:16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"/>
      </w:sdtPr>
      <w:sdtContent>
        <w:p w:rsidR="00000000" w:rsidDel="00000000" w:rsidP="00000000" w:rsidRDefault="00000000" w:rsidRPr="00000000" w14:paraId="000000A9">
          <w:pPr>
            <w:spacing w:before="240" w:lineRule="auto"/>
            <w:rPr>
              <w:rFonts w:ascii="Roboto" w:cs="Roboto" w:eastAsia="Roboto" w:hAnsi="Roboto"/>
              <w:color w:val="3c4043"/>
              <w:sz w:val="21"/>
              <w:szCs w:val="21"/>
              <w:highlight w:val="white"/>
              <w:rPrChange w:author="Kesavan Mariappan" w:id="2" w:date="2022-03-08T12:16:50Z">
                <w:rPr>
                  <w:sz w:val="32"/>
                  <w:szCs w:val="32"/>
                </w:rPr>
              </w:rPrChange>
            </w:rPr>
          </w:pPr>
          <w:sdt>
            <w:sdtPr>
              <w:tag w:val="goog_rdk_16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AA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5)</w:t>
      </w:r>
    </w:p>
    <w:p w:rsidR="00000000" w:rsidDel="00000000" w:rsidP="00000000" w:rsidRDefault="00000000" w:rsidRPr="00000000" w14:paraId="000000AB">
      <w:pPr>
        <w:spacing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ssh -i “nikhil_aws_example.pem” ec2-user@ec2-3-134-109-63.us-east-2.compute.amazonaws.com</w:t>
      </w:r>
    </w:p>
    <w:sdt>
      <w:sdtPr>
        <w:tag w:val="goog_rdk_19"/>
      </w:sdtPr>
      <w:sdtContent>
        <w:p w:rsidR="00000000" w:rsidDel="00000000" w:rsidP="00000000" w:rsidRDefault="00000000" w:rsidRPr="00000000" w14:paraId="000000AC">
          <w:pPr>
            <w:spacing w:before="240" w:lineRule="auto"/>
            <w:jc w:val="center"/>
            <w:rPr>
              <w:ins w:author="Kesavan Mariappan" w:id="3" w:date="2022-03-09T04:36:52Z"/>
              <w:sz w:val="32"/>
              <w:szCs w:val="32"/>
            </w:rPr>
          </w:pPr>
          <w:r w:rsidDel="00000000" w:rsidR="00000000" w:rsidRPr="00000000">
            <w:rPr>
              <w:sz w:val="32"/>
              <w:szCs w:val="32"/>
              <w:rtl w:val="0"/>
            </w:rPr>
            <w:t xml:space="preserve">ASSIGNMENT -1  MAR 9</w:t>
          </w:r>
          <w:sdt>
            <w:sdtPr>
              <w:tag w:val="goog_rdk_18"/>
            </w:sdtPr>
            <w:sdtContent>
              <w:ins w:author="Kesavan Mariappan" w:id="3" w:date="2022-03-09T04:36:5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"/>
      </w:sdtPr>
      <w:sdtContent>
        <w:p w:rsidR="00000000" w:rsidDel="00000000" w:rsidP="00000000" w:rsidRDefault="00000000" w:rsidRPr="00000000" w14:paraId="000000AD">
          <w:pPr>
            <w:numPr>
              <w:ilvl w:val="0"/>
              <w:numId w:val="1"/>
            </w:numPr>
            <w:spacing w:after="0" w:line="276" w:lineRule="auto"/>
            <w:ind w:left="720" w:hanging="360"/>
            <w:rPr>
              <w:ins w:author="Kesavan Mariappan" w:id="3" w:date="2022-03-09T04:36:52Z"/>
              <w:rFonts w:ascii="Verdana" w:cs="Verdana" w:eastAsia="Verdana" w:hAnsi="Verdana"/>
              <w:color w:val="333333"/>
              <w:sz w:val="32"/>
              <w:szCs w:val="32"/>
              <w:highlight w:val="white"/>
            </w:rPr>
          </w:pPr>
          <w:sdt>
            <w:sdtPr>
              <w:tag w:val="goog_rdk_20"/>
            </w:sdtPr>
            <w:sdtContent>
              <w:ins w:author="Kesavan Mariappan" w:id="3" w:date="2022-03-09T04:36:52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Write a shell script to ask your name, program name and enrollment number and print it on the screen.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3"/>
      </w:sdtPr>
      <w:sdtContent>
        <w:p w:rsidR="00000000" w:rsidDel="00000000" w:rsidP="00000000" w:rsidRDefault="00000000" w:rsidRPr="00000000" w14:paraId="000000AE">
          <w:pPr>
            <w:numPr>
              <w:ilvl w:val="0"/>
              <w:numId w:val="1"/>
            </w:numPr>
            <w:spacing w:after="0" w:line="276" w:lineRule="auto"/>
            <w:ind w:left="720" w:hanging="360"/>
            <w:rPr>
              <w:ins w:author="Kesavan Mariappan" w:id="3" w:date="2022-03-09T04:36:52Z"/>
              <w:rFonts w:ascii="Arial" w:cs="Arial" w:eastAsia="Arial" w:hAnsi="Arial"/>
              <w:sz w:val="32"/>
              <w:szCs w:val="32"/>
              <w:highlight w:val="white"/>
            </w:rPr>
          </w:pPr>
          <w:sdt>
            <w:sdtPr>
              <w:tag w:val="goog_rdk_22"/>
            </w:sdtPr>
            <w:sdtContent>
              <w:ins w:author="Kesavan Mariappan" w:id="3" w:date="2022-03-09T04:36:52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Write a shell script to find the smallest of three numbers</w:t>
                </w:r>
              </w:ins>
            </w:sdtContent>
          </w:sdt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AF">
          <w:pPr>
            <w:numPr>
              <w:ilvl w:val="0"/>
              <w:numId w:val="1"/>
            </w:numPr>
            <w:spacing w:after="0" w:line="276" w:lineRule="auto"/>
            <w:ind w:left="720" w:hanging="360"/>
            <w:rPr>
              <w:ins w:author="Kesavan Mariappan" w:id="3" w:date="2022-03-09T04:36:52Z"/>
              <w:rFonts w:ascii="Verdana" w:cs="Verdana" w:eastAsia="Verdana" w:hAnsi="Verdana"/>
              <w:color w:val="333333"/>
              <w:sz w:val="32"/>
              <w:szCs w:val="32"/>
              <w:highlight w:val="white"/>
            </w:rPr>
          </w:pPr>
          <w:sdt>
            <w:sdtPr>
              <w:tag w:val="goog_rdk_24"/>
            </w:sdtPr>
            <w:sdtContent>
              <w:ins w:author="Kesavan Mariappan" w:id="3" w:date="2022-03-09T04:36:52Z">
                <w:r w:rsidDel="00000000" w:rsidR="00000000" w:rsidRPr="00000000">
                  <w:rPr>
                    <w:sz w:val="32"/>
                    <w:szCs w:val="32"/>
                    <w:rtl w:val="0"/>
                  </w:rPr>
                  <w:t xml:space="preserve">Write a shell script to create a file and mv the file into another location, and display the path of the file.</w:t>
                </w:r>
              </w:ins>
            </w:sdtContent>
          </w:sdt>
        </w:p>
      </w:sdtContent>
    </w:sdt>
    <w:sdt>
      <w:sdtPr>
        <w:tag w:val="goog_rdk_27"/>
      </w:sdtPr>
      <w:sdtContent>
        <w:p w:rsidR="00000000" w:rsidDel="00000000" w:rsidP="00000000" w:rsidRDefault="00000000" w:rsidRPr="00000000" w14:paraId="000000B0">
          <w:pPr>
            <w:spacing w:after="0" w:line="276" w:lineRule="auto"/>
            <w:ind w:left="0" w:firstLine="0"/>
            <w:rPr>
              <w:ins w:author="Kesavan Mariappan" w:id="3" w:date="2022-03-09T04:36:52Z"/>
              <w:rFonts w:ascii="Verdana" w:cs="Verdana" w:eastAsia="Verdana" w:hAnsi="Verdana"/>
              <w:color w:val="333333"/>
              <w:sz w:val="32"/>
              <w:szCs w:val="32"/>
              <w:highlight w:val="white"/>
            </w:rPr>
          </w:pPr>
          <w:sdt>
            <w:sdtPr>
              <w:tag w:val="goog_rdk_26"/>
            </w:sdtPr>
            <w:sdtContent>
              <w:ins w:author="Kesavan Mariappan" w:id="3" w:date="2022-03-09T04:36:5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9"/>
      </w:sdtPr>
      <w:sdtContent>
        <w:p w:rsidR="00000000" w:rsidDel="00000000" w:rsidP="00000000" w:rsidRDefault="00000000" w:rsidRPr="00000000" w14:paraId="000000B1">
          <w:pPr>
            <w:spacing w:before="240" w:lineRule="auto"/>
            <w:rPr>
              <w:ins w:author="Kesavan Mariappan" w:id="3" w:date="2022-03-09T04:36:52Z"/>
              <w:sz w:val="32"/>
              <w:szCs w:val="32"/>
            </w:rPr>
          </w:pPr>
          <w:sdt>
            <w:sdtPr>
              <w:tag w:val="goog_rdk_28"/>
            </w:sdtPr>
            <w:sdtContent>
              <w:ins w:author="Kesavan Mariappan" w:id="3" w:date="2022-03-09T04:36:5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B2">
      <w:pPr>
        <w:spacing w:before="240" w:lin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1)</w:t>
      </w:r>
      <w:r w:rsidDel="00000000" w:rsidR="00000000" w:rsidRPr="00000000">
        <w:rPr>
          <w:rFonts w:ascii="Roboto" w:cs="Roboto" w:eastAsia="Roboto" w:hAnsi="Roboto"/>
          <w:color w:val="212529"/>
        </w:rPr>
        <w:drawing>
          <wp:inline distB="114300" distT="114300" distL="114300" distR="114300">
            <wp:extent cx="6476206" cy="1366838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6206" cy="136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before="240" w:lin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2)</w:t>
      </w:r>
    </w:p>
    <w:p w:rsidR="00000000" w:rsidDel="00000000" w:rsidP="00000000" w:rsidRDefault="00000000" w:rsidRPr="00000000" w14:paraId="000000B4">
      <w:pPr>
        <w:spacing w:before="240" w:lin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</w:rPr>
        <w:drawing>
          <wp:inline distB="114300" distT="114300" distL="114300" distR="114300">
            <wp:extent cx="4048125" cy="188595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240" w:lin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3)</w:t>
      </w:r>
    </w:p>
    <w:p w:rsidR="00000000" w:rsidDel="00000000" w:rsidP="00000000" w:rsidRDefault="00000000" w:rsidRPr="00000000" w14:paraId="000000B6">
      <w:pPr>
        <w:spacing w:before="240" w:lin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color w:val="212529"/>
        </w:rPr>
        <w:drawing>
          <wp:inline distB="114300" distT="114300" distL="114300" distR="114300">
            <wp:extent cx="4286250" cy="1390650"/>
            <wp:effectExtent b="0" l="0" r="0" t="0"/>
            <wp:docPr id="5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240" w:lin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before="240" w:lineRule="auto"/>
        <w:rPr>
          <w:rFonts w:ascii="Roboto" w:cs="Roboto" w:eastAsia="Roboto" w:hAnsi="Roboto"/>
          <w:color w:val="212529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rtl w:val="0"/>
        </w:rPr>
        <w:t xml:space="preserve">ASSIGNMENT -2 MAR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" w:cs="Roboto" w:eastAsia="Roboto" w:hAnsi="Roboto"/>
          <w:color w:val="212529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rtl w:val="0"/>
        </w:rPr>
        <w:t xml:space="preserve">To write a shell script for downloading a file and saving it into a particular path,The download link and path are  parameters.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before="0" w:beforeAutospacing="0" w:lineRule="auto"/>
        <w:ind w:left="720" w:hanging="360"/>
        <w:rPr>
          <w:rFonts w:ascii="Roboto" w:cs="Roboto" w:eastAsia="Roboto" w:hAnsi="Roboto"/>
          <w:color w:val="212529"/>
          <w:u w:val="none"/>
        </w:rPr>
      </w:pPr>
      <w:r w:rsidDel="00000000" w:rsidR="00000000" w:rsidRPr="00000000">
        <w:rPr>
          <w:rFonts w:ascii="Roboto" w:cs="Roboto" w:eastAsia="Roboto" w:hAnsi="Roboto"/>
          <w:color w:val="212529"/>
          <w:sz w:val="23"/>
          <w:szCs w:val="23"/>
          <w:highlight w:val="white"/>
          <w:rtl w:val="0"/>
        </w:rPr>
        <w:t xml:space="preserve">Clone a react app and Write a script for run the react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before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 4)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before="240" w:lineRule="auto"/>
        <w:rPr>
          <w:rFonts w:ascii="Roboto" w:cs="Roboto" w:eastAsia="Roboto" w:hAnsi="Roboto"/>
          <w:b w:val="1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  <w:rtl w:val="0"/>
        </w:rPr>
        <w:t xml:space="preserve">5)</w:t>
      </w:r>
      <w:r w:rsidDel="00000000" w:rsidR="00000000" w:rsidRPr="00000000">
        <w:rPr>
          <w:rFonts w:ascii="Roboto" w:cs="Roboto" w:eastAsia="Roboto" w:hAnsi="Roboto"/>
          <w:b w:val="1"/>
          <w:color w:val="212529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4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6" w:type="default"/>
      <w:pgSz w:h="16838" w:w="11906" w:orient="portrait"/>
      <w:pgMar w:bottom="5235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212529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4250D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250DE"/>
  </w:style>
  <w:style w:type="paragraph" w:styleId="Footer">
    <w:name w:val="footer"/>
    <w:basedOn w:val="Normal"/>
    <w:link w:val="FooterChar"/>
    <w:uiPriority w:val="99"/>
    <w:unhideWhenUsed w:val="1"/>
    <w:rsid w:val="004250D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250DE"/>
  </w:style>
  <w:style w:type="paragraph" w:styleId="NormalWeb">
    <w:name w:val="Normal (Web)"/>
    <w:basedOn w:val="Normal"/>
    <w:uiPriority w:val="99"/>
    <w:unhideWhenUsed w:val="1"/>
    <w:rsid w:val="000E68A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 w:val="1"/>
    <w:rsid w:val="000E68AC"/>
    <w:rPr>
      <w:b w:val="1"/>
      <w:bCs w:val="1"/>
    </w:rPr>
  </w:style>
  <w:style w:type="character" w:styleId="Hyperlink">
    <w:name w:val="Hyperlink"/>
    <w:basedOn w:val="DefaultParagraphFont"/>
    <w:uiPriority w:val="99"/>
    <w:semiHidden w:val="1"/>
    <w:unhideWhenUsed w:val="1"/>
    <w:rsid w:val="000E68AC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2.png"/><Relationship Id="rId42" Type="http://schemas.openxmlformats.org/officeDocument/2006/relationships/image" Target="media/image25.png"/><Relationship Id="rId41" Type="http://schemas.openxmlformats.org/officeDocument/2006/relationships/image" Target="media/image6.png"/><Relationship Id="rId44" Type="http://schemas.openxmlformats.org/officeDocument/2006/relationships/image" Target="media/image39.png"/><Relationship Id="rId43" Type="http://schemas.openxmlformats.org/officeDocument/2006/relationships/image" Target="media/image30.png"/><Relationship Id="rId46" Type="http://schemas.openxmlformats.org/officeDocument/2006/relationships/image" Target="media/image17.png"/><Relationship Id="rId45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53.png"/><Relationship Id="rId47" Type="http://schemas.openxmlformats.org/officeDocument/2006/relationships/image" Target="media/image10.png"/><Relationship Id="rId49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3.png"/><Relationship Id="rId8" Type="http://schemas.openxmlformats.org/officeDocument/2006/relationships/image" Target="media/image23.png"/><Relationship Id="rId31" Type="http://schemas.openxmlformats.org/officeDocument/2006/relationships/image" Target="media/image2.png"/><Relationship Id="rId30" Type="http://schemas.openxmlformats.org/officeDocument/2006/relationships/image" Target="media/image18.png"/><Relationship Id="rId33" Type="http://schemas.openxmlformats.org/officeDocument/2006/relationships/hyperlink" Target="https://www.javatpoint.com/linux-comm" TargetMode="External"/><Relationship Id="rId32" Type="http://schemas.openxmlformats.org/officeDocument/2006/relationships/image" Target="media/image56.png"/><Relationship Id="rId35" Type="http://schemas.openxmlformats.org/officeDocument/2006/relationships/image" Target="media/image3.png"/><Relationship Id="rId34" Type="http://schemas.openxmlformats.org/officeDocument/2006/relationships/image" Target="media/image24.png"/><Relationship Id="rId37" Type="http://schemas.openxmlformats.org/officeDocument/2006/relationships/image" Target="media/image14.png"/><Relationship Id="rId36" Type="http://schemas.openxmlformats.org/officeDocument/2006/relationships/image" Target="media/image48.png"/><Relationship Id="rId39" Type="http://schemas.openxmlformats.org/officeDocument/2006/relationships/image" Target="media/image55.png"/><Relationship Id="rId38" Type="http://schemas.openxmlformats.org/officeDocument/2006/relationships/image" Target="media/image19.png"/><Relationship Id="rId62" Type="http://schemas.openxmlformats.org/officeDocument/2006/relationships/image" Target="media/image7.png"/><Relationship Id="rId61" Type="http://schemas.openxmlformats.org/officeDocument/2006/relationships/image" Target="media/image1.png"/><Relationship Id="rId20" Type="http://schemas.openxmlformats.org/officeDocument/2006/relationships/image" Target="media/image47.png"/><Relationship Id="rId64" Type="http://schemas.openxmlformats.org/officeDocument/2006/relationships/image" Target="media/image57.png"/><Relationship Id="rId63" Type="http://schemas.openxmlformats.org/officeDocument/2006/relationships/image" Target="media/image32.png"/><Relationship Id="rId22" Type="http://schemas.openxmlformats.org/officeDocument/2006/relationships/image" Target="media/image46.png"/><Relationship Id="rId66" Type="http://schemas.openxmlformats.org/officeDocument/2006/relationships/header" Target="header1.xml"/><Relationship Id="rId21" Type="http://schemas.openxmlformats.org/officeDocument/2006/relationships/image" Target="media/image43.png"/><Relationship Id="rId65" Type="http://schemas.openxmlformats.org/officeDocument/2006/relationships/image" Target="media/image58.png"/><Relationship Id="rId24" Type="http://schemas.openxmlformats.org/officeDocument/2006/relationships/image" Target="media/image44.png"/><Relationship Id="rId23" Type="http://schemas.openxmlformats.org/officeDocument/2006/relationships/image" Target="media/image52.png"/><Relationship Id="rId60" Type="http://schemas.openxmlformats.org/officeDocument/2006/relationships/image" Target="media/image12.png"/><Relationship Id="rId26" Type="http://schemas.openxmlformats.org/officeDocument/2006/relationships/image" Target="media/image29.png"/><Relationship Id="rId25" Type="http://schemas.openxmlformats.org/officeDocument/2006/relationships/image" Target="media/image51.png"/><Relationship Id="rId28" Type="http://schemas.openxmlformats.org/officeDocument/2006/relationships/image" Target="media/image21.png"/><Relationship Id="rId27" Type="http://schemas.openxmlformats.org/officeDocument/2006/relationships/image" Target="media/image26.png"/><Relationship Id="rId29" Type="http://schemas.openxmlformats.org/officeDocument/2006/relationships/image" Target="media/image37.png"/><Relationship Id="rId51" Type="http://schemas.openxmlformats.org/officeDocument/2006/relationships/image" Target="media/image8.png"/><Relationship Id="rId50" Type="http://schemas.openxmlformats.org/officeDocument/2006/relationships/image" Target="media/image36.png"/><Relationship Id="rId53" Type="http://schemas.openxmlformats.org/officeDocument/2006/relationships/image" Target="media/image9.png"/><Relationship Id="rId52" Type="http://schemas.openxmlformats.org/officeDocument/2006/relationships/image" Target="media/image16.png"/><Relationship Id="rId11" Type="http://schemas.openxmlformats.org/officeDocument/2006/relationships/image" Target="media/image27.png"/><Relationship Id="rId55" Type="http://schemas.openxmlformats.org/officeDocument/2006/relationships/image" Target="media/image34.png"/><Relationship Id="rId10" Type="http://schemas.openxmlformats.org/officeDocument/2006/relationships/image" Target="media/image28.png"/><Relationship Id="rId54" Type="http://schemas.openxmlformats.org/officeDocument/2006/relationships/image" Target="media/image20.png"/><Relationship Id="rId13" Type="http://schemas.openxmlformats.org/officeDocument/2006/relationships/image" Target="media/image31.png"/><Relationship Id="rId57" Type="http://schemas.openxmlformats.org/officeDocument/2006/relationships/image" Target="media/image4.png"/><Relationship Id="rId12" Type="http://schemas.openxmlformats.org/officeDocument/2006/relationships/image" Target="media/image35.png"/><Relationship Id="rId56" Type="http://schemas.openxmlformats.org/officeDocument/2006/relationships/image" Target="media/image5.png"/><Relationship Id="rId15" Type="http://schemas.openxmlformats.org/officeDocument/2006/relationships/image" Target="media/image41.png"/><Relationship Id="rId59" Type="http://schemas.openxmlformats.org/officeDocument/2006/relationships/image" Target="media/image54.png"/><Relationship Id="rId14" Type="http://schemas.openxmlformats.org/officeDocument/2006/relationships/image" Target="media/image49.png"/><Relationship Id="rId58" Type="http://schemas.openxmlformats.org/officeDocument/2006/relationships/image" Target="media/image13.png"/><Relationship Id="rId17" Type="http://schemas.openxmlformats.org/officeDocument/2006/relationships/image" Target="media/image50.png"/><Relationship Id="rId16" Type="http://schemas.openxmlformats.org/officeDocument/2006/relationships/image" Target="media/image38.png"/><Relationship Id="rId19" Type="http://schemas.openxmlformats.org/officeDocument/2006/relationships/image" Target="media/image45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qnPAxlSIapHablyCE9EG9c3XA8w==">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2022-03-07T11:44:00Z</dcterms:created>
  <dc:creator>User</dc:creator>
</cp:coreProperties>
</file>